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096B1" w14:textId="0EFCF9A4" w:rsidR="002D3319" w:rsidRPr="00170BF8" w:rsidRDefault="008918D7">
      <w:pPr>
        <w:rPr>
          <w:b/>
          <w:sz w:val="28"/>
          <w:szCs w:val="28"/>
        </w:rPr>
      </w:pPr>
      <w:r w:rsidRPr="00170BF8">
        <w:rPr>
          <w:b/>
          <w:sz w:val="28"/>
          <w:szCs w:val="28"/>
        </w:rPr>
        <w:t xml:space="preserve">A </w:t>
      </w:r>
      <w:r w:rsidR="007634D8">
        <w:rPr>
          <w:b/>
          <w:sz w:val="28"/>
          <w:szCs w:val="28"/>
        </w:rPr>
        <w:t>D</w:t>
      </w:r>
      <w:r w:rsidRPr="00170BF8">
        <w:rPr>
          <w:b/>
          <w:sz w:val="28"/>
          <w:szCs w:val="28"/>
        </w:rPr>
        <w:t>ivided Landscape</w:t>
      </w:r>
      <w:r w:rsidR="005B4199" w:rsidRPr="00170BF8">
        <w:rPr>
          <w:b/>
          <w:sz w:val="28"/>
          <w:szCs w:val="28"/>
        </w:rPr>
        <w:tab/>
      </w:r>
      <w:r w:rsidR="005B4199" w:rsidRPr="00170BF8">
        <w:rPr>
          <w:b/>
          <w:sz w:val="28"/>
          <w:szCs w:val="28"/>
        </w:rPr>
        <w:tab/>
      </w:r>
      <w:r w:rsidR="005B4199" w:rsidRPr="00170BF8">
        <w:rPr>
          <w:b/>
          <w:sz w:val="28"/>
          <w:szCs w:val="28"/>
        </w:rPr>
        <w:tab/>
      </w:r>
      <w:r w:rsidR="005B4199" w:rsidRPr="00170BF8">
        <w:rPr>
          <w:b/>
          <w:sz w:val="28"/>
          <w:szCs w:val="28"/>
        </w:rPr>
        <w:tab/>
      </w:r>
    </w:p>
    <w:p w14:paraId="1AC1DF0B" w14:textId="35644098" w:rsidR="00B4642F" w:rsidRPr="00170BF8" w:rsidRDefault="00170BF8" w:rsidP="002D3319">
      <w:pPr>
        <w:ind w:left="3600"/>
        <w:rPr>
          <w:sz w:val="24"/>
          <w:szCs w:val="24"/>
        </w:rPr>
      </w:pPr>
      <w:r w:rsidRPr="00170BF8">
        <w:rPr>
          <w:noProof/>
          <w:sz w:val="24"/>
          <w:szCs w:val="24"/>
          <w:lang w:val="en-US"/>
        </w:rPr>
        <w:drawing>
          <wp:anchor distT="0" distB="0" distL="114300" distR="114300" simplePos="0" relativeHeight="251658240" behindDoc="0" locked="0" layoutInCell="1" allowOverlap="1" wp14:anchorId="47C28CCC" wp14:editId="4D11E523">
            <wp:simplePos x="0" y="0"/>
            <wp:positionH relativeFrom="column">
              <wp:posOffset>2628900</wp:posOffset>
            </wp:positionH>
            <wp:positionV relativeFrom="paragraph">
              <wp:posOffset>304165</wp:posOffset>
            </wp:positionV>
            <wp:extent cx="3731260" cy="4343400"/>
            <wp:effectExtent l="0" t="0" r="2540" b="0"/>
            <wp:wrapSquare wrapText="bothSides"/>
            <wp:docPr id="13"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31260" cy="4343400"/>
                    </a:xfrm>
                    <a:prstGeom prst="rect">
                      <a:avLst/>
                    </a:prstGeom>
                  </pic:spPr>
                </pic:pic>
              </a:graphicData>
            </a:graphic>
            <wp14:sizeRelH relativeFrom="page">
              <wp14:pctWidth>0</wp14:pctWidth>
            </wp14:sizeRelH>
            <wp14:sizeRelV relativeFrom="page">
              <wp14:pctHeight>0</wp14:pctHeight>
            </wp14:sizeRelV>
          </wp:anchor>
        </w:drawing>
      </w:r>
      <w:r w:rsidR="002D3319" w:rsidRPr="00170BF8">
        <w:rPr>
          <w:b/>
          <w:sz w:val="24"/>
          <w:szCs w:val="24"/>
        </w:rPr>
        <w:t xml:space="preserve">           </w:t>
      </w:r>
      <w:r w:rsidRPr="00170BF8">
        <w:rPr>
          <w:b/>
          <w:sz w:val="24"/>
          <w:szCs w:val="24"/>
        </w:rPr>
        <w:t xml:space="preserve">GIS Mapping of </w:t>
      </w:r>
      <w:r w:rsidR="007634D8">
        <w:rPr>
          <w:b/>
          <w:sz w:val="24"/>
          <w:szCs w:val="24"/>
        </w:rPr>
        <w:t>S</w:t>
      </w:r>
      <w:r w:rsidRPr="00170BF8">
        <w:rPr>
          <w:b/>
          <w:sz w:val="24"/>
          <w:szCs w:val="24"/>
        </w:rPr>
        <w:t xml:space="preserve">hared and </w:t>
      </w:r>
      <w:r w:rsidR="007634D8">
        <w:rPr>
          <w:b/>
          <w:sz w:val="24"/>
          <w:szCs w:val="24"/>
        </w:rPr>
        <w:t>D</w:t>
      </w:r>
      <w:r w:rsidRPr="00170BF8">
        <w:rPr>
          <w:b/>
          <w:sz w:val="24"/>
          <w:szCs w:val="24"/>
        </w:rPr>
        <w:t xml:space="preserve">ivided </w:t>
      </w:r>
      <w:r w:rsidR="007634D8">
        <w:rPr>
          <w:b/>
          <w:sz w:val="24"/>
          <w:szCs w:val="24"/>
        </w:rPr>
        <w:t>L</w:t>
      </w:r>
      <w:r w:rsidR="005B4199" w:rsidRPr="00170BF8">
        <w:rPr>
          <w:b/>
          <w:sz w:val="24"/>
          <w:szCs w:val="24"/>
        </w:rPr>
        <w:t>andscapes</w:t>
      </w:r>
    </w:p>
    <w:p w14:paraId="1A965B33" w14:textId="51775948" w:rsidR="005B4199" w:rsidRPr="00170BF8" w:rsidRDefault="008918D7">
      <w:pPr>
        <w:rPr>
          <w:sz w:val="24"/>
          <w:szCs w:val="24"/>
        </w:rPr>
      </w:pPr>
      <w:r w:rsidRPr="00170BF8">
        <w:rPr>
          <w:sz w:val="24"/>
          <w:szCs w:val="24"/>
        </w:rPr>
        <w:t xml:space="preserve">Most research on urban segregation has focused on global patterns of residential division captured </w:t>
      </w:r>
      <w:r w:rsidR="003729F2">
        <w:rPr>
          <w:sz w:val="24"/>
          <w:szCs w:val="24"/>
        </w:rPr>
        <w:t xml:space="preserve">at </w:t>
      </w:r>
      <w:r w:rsidRPr="00170BF8">
        <w:rPr>
          <w:sz w:val="24"/>
          <w:szCs w:val="24"/>
        </w:rPr>
        <w:t xml:space="preserve">a single moment in time, often using government census data about where people live in cities.  </w:t>
      </w:r>
      <w:r w:rsidR="002D3319" w:rsidRPr="00170BF8">
        <w:rPr>
          <w:sz w:val="24"/>
          <w:szCs w:val="24"/>
        </w:rPr>
        <w:t>T</w:t>
      </w:r>
      <w:r w:rsidRPr="00170BF8">
        <w:rPr>
          <w:sz w:val="24"/>
          <w:szCs w:val="24"/>
        </w:rPr>
        <w:t xml:space="preserve">he Belfast Mobility Project examined how segregation may arise through the patterning of everyday movements and use of activity spaces beyond the home and over time. Based on analysis of over 20 million GPS </w:t>
      </w:r>
      <w:r w:rsidR="002D3319" w:rsidRPr="00170BF8">
        <w:rPr>
          <w:sz w:val="24"/>
          <w:szCs w:val="24"/>
        </w:rPr>
        <w:t xml:space="preserve">tracking </w:t>
      </w:r>
      <w:r w:rsidRPr="00170BF8">
        <w:rPr>
          <w:sz w:val="24"/>
          <w:szCs w:val="24"/>
        </w:rPr>
        <w:t xml:space="preserve">data points, the GIS image </w:t>
      </w:r>
      <w:r w:rsidR="002D3319" w:rsidRPr="00170BF8">
        <w:rPr>
          <w:sz w:val="24"/>
          <w:szCs w:val="24"/>
        </w:rPr>
        <w:t xml:space="preserve">presented opposite visualises how </w:t>
      </w:r>
      <w:r w:rsidRPr="00170BF8">
        <w:rPr>
          <w:sz w:val="24"/>
          <w:szCs w:val="24"/>
        </w:rPr>
        <w:t xml:space="preserve">members of </w:t>
      </w:r>
      <w:r w:rsidR="007634D8">
        <w:rPr>
          <w:sz w:val="24"/>
          <w:szCs w:val="24"/>
        </w:rPr>
        <w:t>C</w:t>
      </w:r>
      <w:r w:rsidRPr="00170BF8">
        <w:rPr>
          <w:sz w:val="24"/>
          <w:szCs w:val="24"/>
        </w:rPr>
        <w:t xml:space="preserve">atholic and </w:t>
      </w:r>
      <w:r w:rsidR="007634D8">
        <w:rPr>
          <w:sz w:val="24"/>
          <w:szCs w:val="24"/>
        </w:rPr>
        <w:t>P</w:t>
      </w:r>
      <w:r w:rsidRPr="00170BF8">
        <w:rPr>
          <w:sz w:val="24"/>
          <w:szCs w:val="24"/>
        </w:rPr>
        <w:t>rotestant co</w:t>
      </w:r>
      <w:r w:rsidR="002D3319" w:rsidRPr="00170BF8">
        <w:rPr>
          <w:sz w:val="24"/>
          <w:szCs w:val="24"/>
        </w:rPr>
        <w:t>mmunities in North Belfast tend to</w:t>
      </w:r>
      <w:r w:rsidRPr="00170BF8">
        <w:rPr>
          <w:sz w:val="24"/>
          <w:szCs w:val="24"/>
        </w:rPr>
        <w:t xml:space="preserve"> use different pathways and frequent different kinds of </w:t>
      </w:r>
      <w:r w:rsidR="00F344E1" w:rsidRPr="00170BF8">
        <w:rPr>
          <w:sz w:val="24"/>
          <w:szCs w:val="24"/>
        </w:rPr>
        <w:t xml:space="preserve">activity spaces. Indeed, as </w:t>
      </w:r>
      <w:r w:rsidR="007634D8">
        <w:rPr>
          <w:sz w:val="24"/>
          <w:szCs w:val="24"/>
        </w:rPr>
        <w:t>F</w:t>
      </w:r>
      <w:r w:rsidRPr="00170BF8">
        <w:rPr>
          <w:sz w:val="24"/>
          <w:szCs w:val="24"/>
        </w:rPr>
        <w:t xml:space="preserve">igure </w:t>
      </w:r>
      <w:r w:rsidR="002D3319" w:rsidRPr="00170BF8">
        <w:rPr>
          <w:sz w:val="24"/>
          <w:szCs w:val="24"/>
        </w:rPr>
        <w:t xml:space="preserve">1 </w:t>
      </w:r>
      <w:r w:rsidR="00F344E1" w:rsidRPr="00170BF8">
        <w:rPr>
          <w:sz w:val="24"/>
          <w:szCs w:val="24"/>
        </w:rPr>
        <w:t xml:space="preserve">below illustrates, </w:t>
      </w:r>
      <w:r w:rsidRPr="00170BF8">
        <w:rPr>
          <w:sz w:val="24"/>
          <w:szCs w:val="24"/>
        </w:rPr>
        <w:t xml:space="preserve">residents spend </w:t>
      </w:r>
      <w:r w:rsidR="00F344E1" w:rsidRPr="00170BF8">
        <w:rPr>
          <w:sz w:val="24"/>
          <w:szCs w:val="24"/>
        </w:rPr>
        <w:t xml:space="preserve">most of </w:t>
      </w:r>
      <w:r w:rsidRPr="00170BF8">
        <w:rPr>
          <w:sz w:val="24"/>
          <w:szCs w:val="24"/>
        </w:rPr>
        <w:t>their time</w:t>
      </w:r>
      <w:r w:rsidR="007634D8">
        <w:rPr>
          <w:sz w:val="24"/>
          <w:szCs w:val="24"/>
        </w:rPr>
        <w:t xml:space="preserve"> in</w:t>
      </w:r>
      <w:r w:rsidRPr="00170BF8">
        <w:rPr>
          <w:sz w:val="24"/>
          <w:szCs w:val="24"/>
        </w:rPr>
        <w:t xml:space="preserve"> spaces located in </w:t>
      </w:r>
      <w:r w:rsidR="002D3319" w:rsidRPr="00170BF8">
        <w:rPr>
          <w:sz w:val="24"/>
          <w:szCs w:val="24"/>
        </w:rPr>
        <w:t xml:space="preserve">their </w:t>
      </w:r>
      <w:r w:rsidRPr="00170BF8">
        <w:rPr>
          <w:sz w:val="24"/>
          <w:szCs w:val="24"/>
        </w:rPr>
        <w:t xml:space="preserve">own communities and </w:t>
      </w:r>
      <w:r w:rsidR="002D3319" w:rsidRPr="00170BF8">
        <w:rPr>
          <w:sz w:val="24"/>
          <w:szCs w:val="24"/>
        </w:rPr>
        <w:t xml:space="preserve">little </w:t>
      </w:r>
      <w:r w:rsidRPr="00170BF8">
        <w:rPr>
          <w:sz w:val="24"/>
          <w:szCs w:val="24"/>
        </w:rPr>
        <w:t>time</w:t>
      </w:r>
      <w:r w:rsidR="00E05BD0" w:rsidRPr="00170BF8">
        <w:rPr>
          <w:sz w:val="24"/>
          <w:szCs w:val="24"/>
        </w:rPr>
        <w:t xml:space="preserve"> in ‘outgroup’ </w:t>
      </w:r>
      <w:commentRangeStart w:id="0"/>
      <w:r w:rsidR="00E05BD0" w:rsidRPr="00170BF8">
        <w:rPr>
          <w:sz w:val="24"/>
          <w:szCs w:val="24"/>
        </w:rPr>
        <w:t>areas</w:t>
      </w:r>
      <w:commentRangeEnd w:id="0"/>
      <w:r w:rsidR="002D3319" w:rsidRPr="00170BF8">
        <w:rPr>
          <w:rStyle w:val="CommentReference"/>
          <w:sz w:val="24"/>
          <w:szCs w:val="24"/>
        </w:rPr>
        <w:commentReference w:id="0"/>
      </w:r>
      <w:r w:rsidR="00E05BD0" w:rsidRPr="00170BF8">
        <w:rPr>
          <w:sz w:val="24"/>
          <w:szCs w:val="24"/>
        </w:rPr>
        <w:t>.</w:t>
      </w:r>
    </w:p>
    <w:p w14:paraId="44EB8630" w14:textId="77777777" w:rsidR="00170BF8" w:rsidRPr="00170BF8" w:rsidRDefault="00170BF8">
      <w:pPr>
        <w:rPr>
          <w:sz w:val="24"/>
          <w:szCs w:val="24"/>
        </w:rPr>
      </w:pPr>
    </w:p>
    <w:p w14:paraId="40C274BD" w14:textId="77777777" w:rsidR="00E05BD0" w:rsidRPr="00170BF8" w:rsidRDefault="005B4199">
      <w:pPr>
        <w:rPr>
          <w:sz w:val="24"/>
          <w:szCs w:val="24"/>
        </w:rPr>
      </w:pPr>
      <w:r w:rsidRPr="00170BF8">
        <w:rPr>
          <w:sz w:val="24"/>
          <w:szCs w:val="24"/>
        </w:rPr>
        <w:t xml:space="preserve">Figure 1: </w:t>
      </w:r>
      <w:r w:rsidR="002D3319" w:rsidRPr="00170BF8">
        <w:rPr>
          <w:sz w:val="24"/>
          <w:szCs w:val="24"/>
        </w:rPr>
        <w:t>Percentage of time</w:t>
      </w:r>
      <w:r w:rsidRPr="00170BF8">
        <w:rPr>
          <w:sz w:val="24"/>
          <w:szCs w:val="24"/>
        </w:rPr>
        <w:t xml:space="preserve"> spent within or moving through different types of spaces</w:t>
      </w:r>
      <w:r w:rsidR="00E05BD0" w:rsidRPr="00170BF8">
        <w:rPr>
          <w:sz w:val="24"/>
          <w:szCs w:val="24"/>
        </w:rPr>
        <w:t xml:space="preserve"> </w:t>
      </w:r>
    </w:p>
    <w:p w14:paraId="7F053E83" w14:textId="77777777" w:rsidR="00E05BD0" w:rsidRPr="00170BF8" w:rsidRDefault="005B4199">
      <w:pPr>
        <w:rPr>
          <w:sz w:val="24"/>
          <w:szCs w:val="24"/>
        </w:rPr>
      </w:pPr>
      <w:r w:rsidRPr="00170BF8">
        <w:rPr>
          <w:noProof/>
          <w:sz w:val="24"/>
          <w:szCs w:val="24"/>
          <w:lang w:val="en-US"/>
        </w:rPr>
        <w:drawing>
          <wp:inline distT="0" distB="0" distL="0" distR="0" wp14:anchorId="6DD0109C" wp14:editId="621A185F">
            <wp:extent cx="5657850" cy="341947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C775BB2" w14:textId="6DC17330" w:rsidR="00BF4C87" w:rsidRDefault="00F97448" w:rsidP="005B4199">
      <w:pPr>
        <w:rPr>
          <w:sz w:val="24"/>
          <w:szCs w:val="24"/>
        </w:rPr>
      </w:pPr>
      <w:r>
        <w:rPr>
          <w:sz w:val="24"/>
          <w:szCs w:val="24"/>
        </w:rPr>
        <w:t>Two further aspects of the patterning of activity</w:t>
      </w:r>
      <w:r w:rsidR="007634D8">
        <w:rPr>
          <w:sz w:val="24"/>
          <w:szCs w:val="24"/>
        </w:rPr>
        <w:t>-</w:t>
      </w:r>
      <w:r>
        <w:rPr>
          <w:sz w:val="24"/>
          <w:szCs w:val="24"/>
        </w:rPr>
        <w:t xml:space="preserve">space segregation </w:t>
      </w:r>
      <w:r w:rsidR="00803DF1">
        <w:rPr>
          <w:sz w:val="24"/>
          <w:szCs w:val="24"/>
        </w:rPr>
        <w:t xml:space="preserve">in North Belfast </w:t>
      </w:r>
      <w:r>
        <w:rPr>
          <w:sz w:val="24"/>
          <w:szCs w:val="24"/>
        </w:rPr>
        <w:t xml:space="preserve">are worth </w:t>
      </w:r>
      <w:commentRangeStart w:id="1"/>
      <w:r>
        <w:rPr>
          <w:sz w:val="24"/>
          <w:szCs w:val="24"/>
        </w:rPr>
        <w:t>noting</w:t>
      </w:r>
      <w:commentRangeEnd w:id="1"/>
      <w:r w:rsidR="00974D82">
        <w:rPr>
          <w:rStyle w:val="CommentReference"/>
        </w:rPr>
        <w:commentReference w:id="1"/>
      </w:r>
      <w:r>
        <w:rPr>
          <w:sz w:val="24"/>
          <w:szCs w:val="24"/>
        </w:rPr>
        <w:t xml:space="preserve">.  </w:t>
      </w:r>
    </w:p>
    <w:p w14:paraId="1DADC89C" w14:textId="77777777" w:rsidR="00AA6DEC" w:rsidRDefault="00AA6DEC" w:rsidP="005B419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2354DA2" w14:textId="3AA8930D" w:rsidR="00AA6DEC" w:rsidRPr="00AA6DEC" w:rsidRDefault="00AA6DEC" w:rsidP="00AA6DEC">
      <w:pPr>
        <w:ind w:left="4320"/>
        <w:rPr>
          <w:b/>
          <w:sz w:val="24"/>
          <w:szCs w:val="24"/>
        </w:rPr>
      </w:pPr>
      <w:r>
        <w:rPr>
          <w:sz w:val="24"/>
          <w:szCs w:val="24"/>
        </w:rPr>
        <w:lastRenderedPageBreak/>
        <w:t xml:space="preserve">       </w:t>
      </w:r>
      <w:r w:rsidRPr="00AA6DEC">
        <w:rPr>
          <w:b/>
          <w:sz w:val="24"/>
          <w:szCs w:val="24"/>
        </w:rPr>
        <w:t>Examples of T</w:t>
      </w:r>
      <w:r w:rsidR="004E0C8A">
        <w:rPr>
          <w:b/>
          <w:sz w:val="24"/>
          <w:szCs w:val="24"/>
        </w:rPr>
        <w:t>-C</w:t>
      </w:r>
      <w:r w:rsidRPr="00AA6DEC">
        <w:rPr>
          <w:b/>
          <w:sz w:val="24"/>
          <w:szCs w:val="24"/>
        </w:rPr>
        <w:t>ommunities in North Belfast</w:t>
      </w:r>
    </w:p>
    <w:p w14:paraId="6D099E93" w14:textId="429442E0" w:rsidR="005B20CC" w:rsidRDefault="00AA6DEC" w:rsidP="005B20CC">
      <w:pPr>
        <w:pStyle w:val="ListParagraph"/>
        <w:numPr>
          <w:ilvl w:val="0"/>
          <w:numId w:val="1"/>
        </w:numPr>
        <w:rPr>
          <w:sz w:val="24"/>
          <w:szCs w:val="24"/>
        </w:rPr>
      </w:pPr>
      <w:r>
        <w:rPr>
          <w:noProof/>
          <w:sz w:val="24"/>
          <w:szCs w:val="24"/>
          <w:lang w:val="en-US"/>
        </w:rPr>
        <w:drawing>
          <wp:anchor distT="0" distB="0" distL="114300" distR="114300" simplePos="0" relativeHeight="251659264" behindDoc="0" locked="0" layoutInCell="1" allowOverlap="1" wp14:anchorId="7746D98D" wp14:editId="4B789D14">
            <wp:simplePos x="0" y="0"/>
            <wp:positionH relativeFrom="page">
              <wp:posOffset>2857500</wp:posOffset>
            </wp:positionH>
            <wp:positionV relativeFrom="paragraph">
              <wp:posOffset>269240</wp:posOffset>
            </wp:positionV>
            <wp:extent cx="4165600" cy="30308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ommunitiesfigure.jpg"/>
                    <pic:cNvPicPr/>
                  </pic:nvPicPr>
                  <pic:blipFill>
                    <a:blip r:embed="rId9">
                      <a:extLst>
                        <a:ext uri="{28A0092B-C50C-407E-A947-70E740481C1C}">
                          <a14:useLocalDpi xmlns:a14="http://schemas.microsoft.com/office/drawing/2010/main" val="0"/>
                        </a:ext>
                      </a:extLst>
                    </a:blip>
                    <a:stretch>
                      <a:fillRect/>
                    </a:stretch>
                  </pic:blipFill>
                  <pic:spPr>
                    <a:xfrm>
                      <a:off x="0" y="0"/>
                      <a:ext cx="4165600" cy="3030855"/>
                    </a:xfrm>
                    <a:prstGeom prst="rect">
                      <a:avLst/>
                    </a:prstGeom>
                  </pic:spPr>
                </pic:pic>
              </a:graphicData>
            </a:graphic>
            <wp14:sizeRelV relativeFrom="margin">
              <wp14:pctHeight>0</wp14:pctHeight>
            </wp14:sizeRelV>
          </wp:anchor>
        </w:drawing>
      </w:r>
      <w:r w:rsidR="00F97448" w:rsidRPr="00AA6DEC">
        <w:rPr>
          <w:sz w:val="24"/>
          <w:szCs w:val="24"/>
        </w:rPr>
        <w:t>First,</w:t>
      </w:r>
      <w:r w:rsidR="00CF47E6" w:rsidRPr="00AA6DEC">
        <w:rPr>
          <w:sz w:val="24"/>
          <w:szCs w:val="24"/>
        </w:rPr>
        <w:t xml:space="preserve"> to a large extent,</w:t>
      </w:r>
      <w:r w:rsidR="00F97448" w:rsidRPr="00AA6DEC">
        <w:rPr>
          <w:sz w:val="24"/>
          <w:szCs w:val="24"/>
        </w:rPr>
        <w:t xml:space="preserve"> </w:t>
      </w:r>
      <w:r w:rsidR="00CF47E6" w:rsidRPr="00AA6DEC">
        <w:rPr>
          <w:sz w:val="24"/>
          <w:szCs w:val="24"/>
        </w:rPr>
        <w:t>it is maintained by residents</w:t>
      </w:r>
      <w:r w:rsidR="00803DF1" w:rsidRPr="00AA6DEC">
        <w:rPr>
          <w:sz w:val="24"/>
          <w:szCs w:val="24"/>
        </w:rPr>
        <w:t>’</w:t>
      </w:r>
      <w:r w:rsidR="00CF47E6" w:rsidRPr="00AA6DEC">
        <w:rPr>
          <w:sz w:val="24"/>
          <w:szCs w:val="24"/>
        </w:rPr>
        <w:t xml:space="preserve"> movements through, and use of, tertiary street networks</w:t>
      </w:r>
      <w:r w:rsidR="000A03B7" w:rsidRPr="00AA6DEC">
        <w:rPr>
          <w:sz w:val="24"/>
          <w:szCs w:val="24"/>
        </w:rPr>
        <w:t xml:space="preserve"> or ‘T-Communities’ </w:t>
      </w:r>
      <w:r w:rsidR="000A03B7" w:rsidRPr="00AA6DEC">
        <w:rPr>
          <w:i/>
          <w:sz w:val="24"/>
          <w:szCs w:val="24"/>
        </w:rPr>
        <w:t>(</w:t>
      </w:r>
      <w:proofErr w:type="spellStart"/>
      <w:r w:rsidR="000A03B7" w:rsidRPr="00AA6DEC">
        <w:rPr>
          <w:i/>
          <w:sz w:val="24"/>
          <w:szCs w:val="24"/>
        </w:rPr>
        <w:t>Grannis</w:t>
      </w:r>
      <w:proofErr w:type="spellEnd"/>
      <w:r w:rsidR="000A03B7" w:rsidRPr="00AA6DEC">
        <w:rPr>
          <w:i/>
          <w:sz w:val="24"/>
          <w:szCs w:val="24"/>
        </w:rPr>
        <w:t xml:space="preserve">, </w:t>
      </w:r>
      <w:r w:rsidR="004E0C8A" w:rsidRPr="00AA6DEC">
        <w:rPr>
          <w:i/>
          <w:sz w:val="24"/>
          <w:szCs w:val="24"/>
        </w:rPr>
        <w:t>199</w:t>
      </w:r>
      <w:r w:rsidR="004E0C8A">
        <w:rPr>
          <w:i/>
          <w:sz w:val="24"/>
          <w:szCs w:val="24"/>
        </w:rPr>
        <w:t>8</w:t>
      </w:r>
      <w:r w:rsidR="000A03B7" w:rsidRPr="00AA6DEC">
        <w:rPr>
          <w:i/>
          <w:sz w:val="24"/>
          <w:szCs w:val="24"/>
        </w:rPr>
        <w:t>)</w:t>
      </w:r>
      <w:r w:rsidR="0084536B" w:rsidRPr="00AA6DEC">
        <w:rPr>
          <w:i/>
          <w:sz w:val="24"/>
          <w:szCs w:val="24"/>
        </w:rPr>
        <w:t xml:space="preserve">. </w:t>
      </w:r>
      <w:r w:rsidR="0084536B" w:rsidRPr="00AA6DEC">
        <w:rPr>
          <w:sz w:val="24"/>
          <w:szCs w:val="24"/>
        </w:rPr>
        <w:t>Such networks</w:t>
      </w:r>
      <w:r w:rsidR="000A7BE9" w:rsidRPr="00AA6DEC">
        <w:rPr>
          <w:sz w:val="24"/>
          <w:szCs w:val="24"/>
        </w:rPr>
        <w:t xml:space="preserve"> form systems</w:t>
      </w:r>
      <w:r w:rsidR="00CF47E6" w:rsidRPr="00AA6DEC">
        <w:rPr>
          <w:sz w:val="24"/>
          <w:szCs w:val="24"/>
        </w:rPr>
        <w:t xml:space="preserve"> of </w:t>
      </w:r>
      <w:r w:rsidR="000A03B7" w:rsidRPr="00AA6DEC">
        <w:rPr>
          <w:sz w:val="24"/>
          <w:szCs w:val="24"/>
        </w:rPr>
        <w:t xml:space="preserve">social and spatial </w:t>
      </w:r>
      <w:r w:rsidR="00CF47E6" w:rsidRPr="00AA6DEC">
        <w:rPr>
          <w:sz w:val="24"/>
          <w:szCs w:val="24"/>
        </w:rPr>
        <w:t>(dis)connection</w:t>
      </w:r>
      <w:r w:rsidR="000A7BE9" w:rsidRPr="00AA6DEC">
        <w:rPr>
          <w:sz w:val="24"/>
          <w:szCs w:val="24"/>
        </w:rPr>
        <w:t xml:space="preserve"> between neighbours</w:t>
      </w:r>
      <w:r w:rsidR="0084536B" w:rsidRPr="00AA6DEC">
        <w:rPr>
          <w:sz w:val="24"/>
          <w:szCs w:val="24"/>
        </w:rPr>
        <w:t xml:space="preserve">, enabling segregation to emerge even </w:t>
      </w:r>
      <w:r w:rsidR="000A03B7" w:rsidRPr="00AA6DEC">
        <w:rPr>
          <w:sz w:val="24"/>
          <w:szCs w:val="24"/>
        </w:rPr>
        <w:t xml:space="preserve">in contexts where </w:t>
      </w:r>
      <w:r w:rsidR="0084536B" w:rsidRPr="00AA6DEC">
        <w:rPr>
          <w:sz w:val="24"/>
          <w:szCs w:val="24"/>
        </w:rPr>
        <w:t>different communities live in close proximity to one another</w:t>
      </w:r>
      <w:r w:rsidR="00CF47E6" w:rsidRPr="00AA6DEC">
        <w:rPr>
          <w:sz w:val="24"/>
          <w:szCs w:val="24"/>
        </w:rPr>
        <w:t>.</w:t>
      </w:r>
      <w:r w:rsidR="000A7BE9" w:rsidRPr="00AA6DEC">
        <w:rPr>
          <w:sz w:val="24"/>
          <w:szCs w:val="24"/>
        </w:rPr>
        <w:t xml:space="preserve"> </w:t>
      </w:r>
      <w:proofErr w:type="spellStart"/>
      <w:r w:rsidR="000A7BE9" w:rsidRPr="00AA6DEC">
        <w:rPr>
          <w:sz w:val="24"/>
          <w:szCs w:val="24"/>
        </w:rPr>
        <w:t>Grannis</w:t>
      </w:r>
      <w:proofErr w:type="spellEnd"/>
      <w:r w:rsidR="000A7BE9" w:rsidRPr="00AA6DEC">
        <w:rPr>
          <w:sz w:val="24"/>
          <w:szCs w:val="24"/>
        </w:rPr>
        <w:t xml:space="preserve"> (199</w:t>
      </w:r>
      <w:r w:rsidR="004E0C8A">
        <w:rPr>
          <w:sz w:val="24"/>
          <w:szCs w:val="24"/>
        </w:rPr>
        <w:t>8</w:t>
      </w:r>
      <w:r w:rsidR="000A7BE9" w:rsidRPr="00AA6DEC">
        <w:rPr>
          <w:sz w:val="24"/>
          <w:szCs w:val="24"/>
        </w:rPr>
        <w:t xml:space="preserve">) has labelled such networks ‘T-communities’.  </w:t>
      </w:r>
    </w:p>
    <w:p w14:paraId="5AD7029D" w14:textId="55A832DE" w:rsidR="00AA6DEC" w:rsidRDefault="00AA6DEC" w:rsidP="00AA6DEC">
      <w:pPr>
        <w:pStyle w:val="ListParagraph"/>
        <w:rPr>
          <w:sz w:val="24"/>
          <w:szCs w:val="24"/>
        </w:rPr>
      </w:pPr>
    </w:p>
    <w:p w14:paraId="0903DF02" w14:textId="4E7A69C9" w:rsidR="00AA6DEC" w:rsidRDefault="00AA6DEC" w:rsidP="00AA6DEC">
      <w:pPr>
        <w:pStyle w:val="ListParagraph"/>
        <w:rPr>
          <w:sz w:val="24"/>
          <w:szCs w:val="24"/>
        </w:rPr>
      </w:pPr>
    </w:p>
    <w:p w14:paraId="493915D7" w14:textId="77777777" w:rsidR="00AA6DEC" w:rsidRPr="00AA6DEC" w:rsidRDefault="00AA6DEC" w:rsidP="00AA6DEC">
      <w:pPr>
        <w:pStyle w:val="ListParagraph"/>
        <w:rPr>
          <w:sz w:val="24"/>
          <w:szCs w:val="24"/>
        </w:rPr>
      </w:pPr>
    </w:p>
    <w:p w14:paraId="004632FB" w14:textId="45B447BD" w:rsidR="005B4199" w:rsidRDefault="000A7BE9" w:rsidP="00BF4C87">
      <w:pPr>
        <w:pStyle w:val="ListParagraph"/>
        <w:numPr>
          <w:ilvl w:val="0"/>
          <w:numId w:val="1"/>
        </w:numPr>
        <w:rPr>
          <w:sz w:val="24"/>
          <w:szCs w:val="24"/>
        </w:rPr>
      </w:pPr>
      <w:r w:rsidRPr="00BF4C87">
        <w:rPr>
          <w:sz w:val="24"/>
          <w:szCs w:val="24"/>
        </w:rPr>
        <w:t xml:space="preserve">Second, </w:t>
      </w:r>
      <w:r w:rsidR="0084536B" w:rsidRPr="00BF4C87">
        <w:rPr>
          <w:sz w:val="24"/>
          <w:szCs w:val="24"/>
        </w:rPr>
        <w:t>activity</w:t>
      </w:r>
      <w:r w:rsidR="004E0C8A">
        <w:rPr>
          <w:sz w:val="24"/>
          <w:szCs w:val="24"/>
        </w:rPr>
        <w:t>-</w:t>
      </w:r>
      <w:r w:rsidR="0084536B" w:rsidRPr="00BF4C87">
        <w:rPr>
          <w:sz w:val="24"/>
          <w:szCs w:val="24"/>
        </w:rPr>
        <w:t xml:space="preserve">space </w:t>
      </w:r>
      <w:r w:rsidRPr="00BF4C87">
        <w:rPr>
          <w:sz w:val="24"/>
          <w:szCs w:val="24"/>
        </w:rPr>
        <w:t>segregation</w:t>
      </w:r>
      <w:r w:rsidR="00DB0CBD">
        <w:rPr>
          <w:sz w:val="24"/>
          <w:szCs w:val="24"/>
        </w:rPr>
        <w:t xml:space="preserve"> marked</w:t>
      </w:r>
      <w:r w:rsidR="00CF47E6" w:rsidRPr="00BF4C87">
        <w:rPr>
          <w:sz w:val="24"/>
          <w:szCs w:val="24"/>
        </w:rPr>
        <w:t xml:space="preserve"> social relations </w:t>
      </w:r>
      <w:r w:rsidR="0084536B" w:rsidRPr="00BF4C87">
        <w:rPr>
          <w:sz w:val="24"/>
          <w:szCs w:val="24"/>
        </w:rPr>
        <w:t xml:space="preserve">even </w:t>
      </w:r>
      <w:r w:rsidR="00CF47E6" w:rsidRPr="00BF4C87">
        <w:rPr>
          <w:sz w:val="24"/>
          <w:szCs w:val="24"/>
        </w:rPr>
        <w:t>in ‘public’</w:t>
      </w:r>
      <w:r w:rsidRPr="00BF4C87">
        <w:rPr>
          <w:sz w:val="24"/>
          <w:szCs w:val="24"/>
        </w:rPr>
        <w:t xml:space="preserve"> spaces that would ordinarily</w:t>
      </w:r>
      <w:r w:rsidR="00CF47E6" w:rsidRPr="00BF4C87">
        <w:rPr>
          <w:sz w:val="24"/>
          <w:szCs w:val="24"/>
        </w:rPr>
        <w:t xml:space="preserve"> be</w:t>
      </w:r>
      <w:r w:rsidRPr="00BF4C87">
        <w:rPr>
          <w:sz w:val="24"/>
          <w:szCs w:val="24"/>
        </w:rPr>
        <w:t xml:space="preserve"> sites of </w:t>
      </w:r>
      <w:r w:rsidR="00AC7141" w:rsidRPr="00BF4C87">
        <w:rPr>
          <w:sz w:val="24"/>
          <w:szCs w:val="24"/>
        </w:rPr>
        <w:t xml:space="preserve">urban </w:t>
      </w:r>
      <w:r w:rsidRPr="00BF4C87">
        <w:rPr>
          <w:sz w:val="24"/>
          <w:szCs w:val="24"/>
        </w:rPr>
        <w:t>mixing</w:t>
      </w:r>
      <w:r w:rsidR="00CF47E6" w:rsidRPr="00BF4C87">
        <w:rPr>
          <w:sz w:val="24"/>
          <w:szCs w:val="24"/>
        </w:rPr>
        <w:t xml:space="preserve">.  </w:t>
      </w:r>
      <w:r w:rsidR="0084536B" w:rsidRPr="00BF4C87">
        <w:rPr>
          <w:sz w:val="24"/>
          <w:szCs w:val="24"/>
        </w:rPr>
        <w:t>For example, p</w:t>
      </w:r>
      <w:r w:rsidR="00AC7141" w:rsidRPr="00BF4C87">
        <w:rPr>
          <w:sz w:val="24"/>
          <w:szCs w:val="24"/>
        </w:rPr>
        <w:t>arks are typically conceived</w:t>
      </w:r>
      <w:r w:rsidRPr="00BF4C87">
        <w:rPr>
          <w:sz w:val="24"/>
          <w:szCs w:val="24"/>
        </w:rPr>
        <w:t xml:space="preserve"> as </w:t>
      </w:r>
      <w:r w:rsidR="007D0476">
        <w:rPr>
          <w:sz w:val="24"/>
          <w:szCs w:val="24"/>
        </w:rPr>
        <w:t xml:space="preserve">quintessentially </w:t>
      </w:r>
      <w:r w:rsidRPr="00BF4C87">
        <w:rPr>
          <w:sz w:val="24"/>
          <w:szCs w:val="24"/>
        </w:rPr>
        <w:t xml:space="preserve">open and inclusive </w:t>
      </w:r>
      <w:r w:rsidR="00BF4C87">
        <w:rPr>
          <w:sz w:val="24"/>
          <w:szCs w:val="24"/>
        </w:rPr>
        <w:t xml:space="preserve">facilities </w:t>
      </w:r>
      <w:r w:rsidR="0084536B" w:rsidRPr="00BF4C87">
        <w:rPr>
          <w:sz w:val="24"/>
          <w:szCs w:val="24"/>
        </w:rPr>
        <w:t xml:space="preserve">designed </w:t>
      </w:r>
      <w:r w:rsidRPr="00BF4C87">
        <w:rPr>
          <w:sz w:val="24"/>
          <w:szCs w:val="24"/>
        </w:rPr>
        <w:t>for members of all communities to enjoy</w:t>
      </w:r>
      <w:r w:rsidR="0084536B" w:rsidRPr="00BF4C87">
        <w:rPr>
          <w:sz w:val="24"/>
          <w:szCs w:val="24"/>
        </w:rPr>
        <w:t xml:space="preserve"> freely</w:t>
      </w:r>
      <w:r w:rsidRPr="00BF4C87">
        <w:rPr>
          <w:sz w:val="24"/>
          <w:szCs w:val="24"/>
        </w:rPr>
        <w:t>. However, our walking interview data suggests that the use of</w:t>
      </w:r>
      <w:r w:rsidR="00DB0CBD">
        <w:rPr>
          <w:sz w:val="24"/>
          <w:szCs w:val="24"/>
        </w:rPr>
        <w:t xml:space="preserve"> </w:t>
      </w:r>
      <w:r w:rsidR="004E0C8A">
        <w:rPr>
          <w:sz w:val="24"/>
          <w:szCs w:val="24"/>
        </w:rPr>
        <w:t>p</w:t>
      </w:r>
      <w:r w:rsidR="00DB0CBD">
        <w:rPr>
          <w:sz w:val="24"/>
          <w:szCs w:val="24"/>
        </w:rPr>
        <w:t>arks in North Belfast is</w:t>
      </w:r>
      <w:r w:rsidRPr="00BF4C87">
        <w:rPr>
          <w:sz w:val="24"/>
          <w:szCs w:val="24"/>
        </w:rPr>
        <w:t xml:space="preserve"> </w:t>
      </w:r>
      <w:r w:rsidR="007D0476">
        <w:rPr>
          <w:sz w:val="24"/>
          <w:szCs w:val="24"/>
        </w:rPr>
        <w:t xml:space="preserve">often </w:t>
      </w:r>
      <w:r w:rsidRPr="00BF4C87">
        <w:rPr>
          <w:sz w:val="24"/>
          <w:szCs w:val="24"/>
        </w:rPr>
        <w:t>organise</w:t>
      </w:r>
      <w:ins w:id="2" w:author="Jonny Huck" w:date="2017-10-21T10:36:00Z">
        <w:r w:rsidR="002E3DA9">
          <w:rPr>
            <w:sz w:val="24"/>
            <w:szCs w:val="24"/>
          </w:rPr>
          <w:tab/>
        </w:r>
      </w:ins>
      <w:r w:rsidRPr="00BF4C87">
        <w:rPr>
          <w:sz w:val="24"/>
          <w:szCs w:val="24"/>
        </w:rPr>
        <w:t>d along sectarian lines</w:t>
      </w:r>
      <w:r w:rsidR="00AC7141" w:rsidRPr="00BF4C87">
        <w:rPr>
          <w:sz w:val="24"/>
          <w:szCs w:val="24"/>
        </w:rPr>
        <w:t xml:space="preserve">, with residents </w:t>
      </w:r>
      <w:r w:rsidR="003C6FB8">
        <w:rPr>
          <w:sz w:val="24"/>
          <w:szCs w:val="24"/>
        </w:rPr>
        <w:t>us</w:t>
      </w:r>
      <w:r w:rsidR="00DB0CBD">
        <w:rPr>
          <w:sz w:val="24"/>
          <w:szCs w:val="24"/>
        </w:rPr>
        <w:t xml:space="preserve">ing different access points and sometimes </w:t>
      </w:r>
      <w:r w:rsidR="00AC7141" w:rsidRPr="00BF4C87">
        <w:rPr>
          <w:sz w:val="24"/>
          <w:szCs w:val="24"/>
        </w:rPr>
        <w:t xml:space="preserve">avoiding </w:t>
      </w:r>
      <w:r w:rsidR="00B828AA">
        <w:rPr>
          <w:sz w:val="24"/>
          <w:szCs w:val="24"/>
        </w:rPr>
        <w:t xml:space="preserve">completely </w:t>
      </w:r>
      <w:r w:rsidR="00AC7141" w:rsidRPr="00BF4C87">
        <w:rPr>
          <w:sz w:val="24"/>
          <w:szCs w:val="24"/>
        </w:rPr>
        <w:t>areas associated with the ‘other’ community</w:t>
      </w:r>
      <w:r w:rsidRPr="00BF4C87">
        <w:rPr>
          <w:sz w:val="24"/>
          <w:szCs w:val="24"/>
        </w:rPr>
        <w:t>.</w:t>
      </w:r>
      <w:r w:rsidR="00AB5B95">
        <w:rPr>
          <w:sz w:val="24"/>
          <w:szCs w:val="24"/>
        </w:rPr>
        <w:t xml:space="preserve"> At this point in </w:t>
      </w:r>
      <w:r w:rsidR="007D0476">
        <w:rPr>
          <w:sz w:val="24"/>
          <w:szCs w:val="24"/>
        </w:rPr>
        <w:t xml:space="preserve">North </w:t>
      </w:r>
      <w:r w:rsidR="00AB5B95">
        <w:rPr>
          <w:sz w:val="24"/>
          <w:szCs w:val="24"/>
        </w:rPr>
        <w:t>Belfast’s history, w</w:t>
      </w:r>
      <w:r w:rsidR="00FD135A">
        <w:rPr>
          <w:sz w:val="24"/>
          <w:szCs w:val="24"/>
        </w:rPr>
        <w:t xml:space="preserve">e </w:t>
      </w:r>
      <w:r w:rsidR="007D0476">
        <w:rPr>
          <w:sz w:val="24"/>
          <w:szCs w:val="24"/>
        </w:rPr>
        <w:t>would describe</w:t>
      </w:r>
      <w:r w:rsidR="00FD135A">
        <w:rPr>
          <w:sz w:val="24"/>
          <w:szCs w:val="24"/>
        </w:rPr>
        <w:t xml:space="preserve"> </w:t>
      </w:r>
      <w:r w:rsidR="00B828AA">
        <w:rPr>
          <w:sz w:val="24"/>
          <w:szCs w:val="24"/>
        </w:rPr>
        <w:t>areas</w:t>
      </w:r>
      <w:r w:rsidR="004E0C8A">
        <w:rPr>
          <w:sz w:val="24"/>
          <w:szCs w:val="24"/>
        </w:rPr>
        <w:t xml:space="preserve"> such as</w:t>
      </w:r>
      <w:r w:rsidR="00B828AA">
        <w:rPr>
          <w:sz w:val="24"/>
          <w:szCs w:val="24"/>
        </w:rPr>
        <w:t xml:space="preserve"> </w:t>
      </w:r>
      <w:r w:rsidR="004E0C8A">
        <w:rPr>
          <w:sz w:val="24"/>
          <w:szCs w:val="24"/>
        </w:rPr>
        <w:t>p</w:t>
      </w:r>
      <w:r w:rsidR="00FD135A">
        <w:rPr>
          <w:sz w:val="24"/>
          <w:szCs w:val="24"/>
        </w:rPr>
        <w:t>arks as ‘liminal spaces’ –</w:t>
      </w:r>
      <w:r w:rsidR="00AB5B95">
        <w:rPr>
          <w:sz w:val="24"/>
          <w:szCs w:val="24"/>
        </w:rPr>
        <w:t xml:space="preserve"> they are </w:t>
      </w:r>
      <w:r w:rsidR="00AB5B95" w:rsidRPr="00A83FCD">
        <w:rPr>
          <w:i/>
          <w:sz w:val="24"/>
          <w:szCs w:val="24"/>
        </w:rPr>
        <w:t>simultaneously</w:t>
      </w:r>
      <w:r w:rsidR="00A83FCD">
        <w:rPr>
          <w:sz w:val="24"/>
          <w:szCs w:val="24"/>
        </w:rPr>
        <w:t xml:space="preserve"> public, open spaces and sectarian and divided spaces. In their everyday lives, l</w:t>
      </w:r>
      <w:r w:rsidR="007D0476">
        <w:rPr>
          <w:sz w:val="24"/>
          <w:szCs w:val="24"/>
        </w:rPr>
        <w:t xml:space="preserve">ocal residents must negotiate this ‘in </w:t>
      </w:r>
      <w:proofErr w:type="spellStart"/>
      <w:r w:rsidR="007D0476">
        <w:rPr>
          <w:sz w:val="24"/>
          <w:szCs w:val="24"/>
        </w:rPr>
        <w:t>between</w:t>
      </w:r>
      <w:r w:rsidR="004E0C8A">
        <w:rPr>
          <w:sz w:val="24"/>
          <w:szCs w:val="24"/>
        </w:rPr>
        <w:t>n</w:t>
      </w:r>
      <w:r w:rsidR="007D0476">
        <w:rPr>
          <w:sz w:val="24"/>
          <w:szCs w:val="24"/>
        </w:rPr>
        <w:t>ess</w:t>
      </w:r>
      <w:proofErr w:type="spellEnd"/>
      <w:r w:rsidR="007D0476">
        <w:rPr>
          <w:sz w:val="24"/>
          <w:szCs w:val="24"/>
        </w:rPr>
        <w:t>’</w:t>
      </w:r>
      <w:r w:rsidR="006A5ACA">
        <w:rPr>
          <w:sz w:val="24"/>
          <w:szCs w:val="24"/>
        </w:rPr>
        <w:t xml:space="preserve"> as they engage in such ordinary activities as walking their dogs or taking their kids to the play areas</w:t>
      </w:r>
      <w:r w:rsidR="00FD135A">
        <w:rPr>
          <w:sz w:val="24"/>
          <w:szCs w:val="24"/>
        </w:rPr>
        <w:t>.</w:t>
      </w:r>
    </w:p>
    <w:p w14:paraId="2CB5EEA2" w14:textId="3B33773B" w:rsidR="008252E7" w:rsidRDefault="008252E7" w:rsidP="008252E7">
      <w:pPr>
        <w:pStyle w:val="ListParagraph"/>
        <w:rPr>
          <w:sz w:val="24"/>
          <w:szCs w:val="24"/>
        </w:rPr>
      </w:pPr>
    </w:p>
    <w:p w14:paraId="542A9A54" w14:textId="3080C5DB" w:rsidR="008252E7" w:rsidRPr="008252E7" w:rsidRDefault="004E0C8A" w:rsidP="008252E7">
      <w:pPr>
        <w:pStyle w:val="ListParagraph"/>
        <w:rPr>
          <w:b/>
          <w:sz w:val="24"/>
          <w:szCs w:val="24"/>
        </w:rPr>
      </w:pPr>
      <w:r>
        <w:rPr>
          <w:b/>
          <w:sz w:val="24"/>
          <w:szCs w:val="24"/>
        </w:rPr>
        <w:t xml:space="preserve">Alexandra </w:t>
      </w:r>
      <w:r w:rsidR="00E63241">
        <w:rPr>
          <w:b/>
          <w:sz w:val="24"/>
          <w:szCs w:val="24"/>
        </w:rPr>
        <w:t>Park</w:t>
      </w:r>
    </w:p>
    <w:p w14:paraId="0E87323B" w14:textId="0CA8D775" w:rsidR="008252E7" w:rsidRDefault="008252E7" w:rsidP="008252E7">
      <w:pPr>
        <w:pStyle w:val="ListParagraph"/>
        <w:rPr>
          <w:sz w:val="24"/>
          <w:szCs w:val="24"/>
        </w:rPr>
      </w:pPr>
      <w:r>
        <w:rPr>
          <w:noProof/>
          <w:sz w:val="24"/>
          <w:szCs w:val="24"/>
          <w:lang w:val="en-US"/>
        </w:rPr>
        <w:drawing>
          <wp:anchor distT="0" distB="0" distL="114300" distR="114300" simplePos="0" relativeHeight="251660288" behindDoc="0" locked="0" layoutInCell="1" allowOverlap="1" wp14:anchorId="058FFA72" wp14:editId="342F5871">
            <wp:simplePos x="0" y="0"/>
            <wp:positionH relativeFrom="page">
              <wp:posOffset>765810</wp:posOffset>
            </wp:positionH>
            <wp:positionV relativeFrom="paragraph">
              <wp:posOffset>93345</wp:posOffset>
            </wp:positionV>
            <wp:extent cx="5025390" cy="4340860"/>
            <wp:effectExtent l="0" t="0" r="381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21-06-2017, 13 44 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5390" cy="4340860"/>
                    </a:xfrm>
                    <a:prstGeom prst="rect">
                      <a:avLst/>
                    </a:prstGeom>
                  </pic:spPr>
                </pic:pic>
              </a:graphicData>
            </a:graphic>
            <wp14:sizeRelH relativeFrom="margin">
              <wp14:pctWidth>0</wp14:pctWidth>
            </wp14:sizeRelH>
            <wp14:sizeRelV relativeFrom="margin">
              <wp14:pctHeight>0</wp14:pctHeight>
            </wp14:sizeRelV>
          </wp:anchor>
        </w:drawing>
      </w:r>
    </w:p>
    <w:p w14:paraId="498E7703" w14:textId="03735047" w:rsidR="005B4199" w:rsidRDefault="00AB5B95">
      <w:pPr>
        <w:rPr>
          <w:sz w:val="24"/>
          <w:szCs w:val="24"/>
        </w:rPr>
      </w:pPr>
      <w:r>
        <w:rPr>
          <w:sz w:val="24"/>
          <w:szCs w:val="24"/>
        </w:rPr>
        <w:t>A</w:t>
      </w:r>
      <w:r w:rsidR="005329EA">
        <w:rPr>
          <w:sz w:val="24"/>
          <w:szCs w:val="24"/>
        </w:rPr>
        <w:t xml:space="preserve"> </w:t>
      </w:r>
      <w:r w:rsidR="004E0C8A">
        <w:rPr>
          <w:sz w:val="24"/>
          <w:szCs w:val="24"/>
        </w:rPr>
        <w:t>3.5-</w:t>
      </w:r>
      <w:r w:rsidR="00534DF7">
        <w:rPr>
          <w:sz w:val="24"/>
          <w:szCs w:val="24"/>
        </w:rPr>
        <w:t>metre high</w:t>
      </w:r>
      <w:r w:rsidR="008252E7">
        <w:rPr>
          <w:sz w:val="24"/>
          <w:szCs w:val="24"/>
        </w:rPr>
        <w:t xml:space="preserve"> </w:t>
      </w:r>
      <w:r w:rsidR="00534DF7">
        <w:rPr>
          <w:sz w:val="24"/>
          <w:szCs w:val="24"/>
        </w:rPr>
        <w:t xml:space="preserve">peace wall </w:t>
      </w:r>
      <w:r w:rsidR="008252E7">
        <w:rPr>
          <w:sz w:val="24"/>
          <w:szCs w:val="24"/>
        </w:rPr>
        <w:t>was erected</w:t>
      </w:r>
      <w:r>
        <w:rPr>
          <w:sz w:val="24"/>
          <w:szCs w:val="24"/>
        </w:rPr>
        <w:t xml:space="preserve"> in 1994</w:t>
      </w:r>
      <w:r w:rsidR="008252E7">
        <w:rPr>
          <w:sz w:val="24"/>
          <w:szCs w:val="24"/>
        </w:rPr>
        <w:t xml:space="preserve"> to divide </w:t>
      </w:r>
      <w:r w:rsidR="00523C26">
        <w:rPr>
          <w:sz w:val="24"/>
          <w:szCs w:val="24"/>
        </w:rPr>
        <w:t>Alexand</w:t>
      </w:r>
      <w:r w:rsidR="004E0C8A">
        <w:rPr>
          <w:sz w:val="24"/>
          <w:szCs w:val="24"/>
        </w:rPr>
        <w:t>ra</w:t>
      </w:r>
      <w:r w:rsidR="00523C26">
        <w:rPr>
          <w:sz w:val="24"/>
          <w:szCs w:val="24"/>
        </w:rPr>
        <w:t xml:space="preserve"> </w:t>
      </w:r>
      <w:r w:rsidR="008252E7">
        <w:rPr>
          <w:sz w:val="24"/>
          <w:szCs w:val="24"/>
        </w:rPr>
        <w:t xml:space="preserve">Park </w:t>
      </w:r>
      <w:r w:rsidR="00B828AA">
        <w:rPr>
          <w:sz w:val="24"/>
          <w:szCs w:val="24"/>
        </w:rPr>
        <w:t>–</w:t>
      </w:r>
      <w:r w:rsidR="00E63241">
        <w:rPr>
          <w:sz w:val="24"/>
          <w:szCs w:val="24"/>
        </w:rPr>
        <w:t xml:space="preserve"> a Victorian park located in North Belfast </w:t>
      </w:r>
      <w:r w:rsidR="004E0C8A">
        <w:rPr>
          <w:sz w:val="24"/>
          <w:szCs w:val="24"/>
        </w:rPr>
        <w:t xml:space="preserve">– </w:t>
      </w:r>
      <w:r w:rsidR="008252E7">
        <w:rPr>
          <w:sz w:val="24"/>
          <w:szCs w:val="24"/>
        </w:rPr>
        <w:t>into Protestant and Catholic areas</w:t>
      </w:r>
      <w:r>
        <w:rPr>
          <w:sz w:val="24"/>
          <w:szCs w:val="24"/>
        </w:rPr>
        <w:t>; however, in 2011</w:t>
      </w:r>
      <w:r w:rsidR="004E0C8A">
        <w:rPr>
          <w:sz w:val="24"/>
          <w:szCs w:val="24"/>
        </w:rPr>
        <w:t>,</w:t>
      </w:r>
      <w:r>
        <w:rPr>
          <w:sz w:val="24"/>
          <w:szCs w:val="24"/>
        </w:rPr>
        <w:t xml:space="preserve"> the photographed</w:t>
      </w:r>
      <w:r w:rsidR="008252E7">
        <w:rPr>
          <w:sz w:val="24"/>
          <w:szCs w:val="24"/>
        </w:rPr>
        <w:t xml:space="preserve"> gate linking the two communities was installed</w:t>
      </w:r>
      <w:r w:rsidR="00B5182B">
        <w:rPr>
          <w:sz w:val="24"/>
          <w:szCs w:val="24"/>
        </w:rPr>
        <w:t xml:space="preserve">, signifying an </w:t>
      </w:r>
      <w:r w:rsidR="00B5182B">
        <w:rPr>
          <w:sz w:val="24"/>
          <w:szCs w:val="24"/>
        </w:rPr>
        <w:lastRenderedPageBreak/>
        <w:t>opening up of the space</w:t>
      </w:r>
      <w:r>
        <w:rPr>
          <w:sz w:val="24"/>
          <w:szCs w:val="24"/>
        </w:rPr>
        <w:t>.</w:t>
      </w:r>
    </w:p>
    <w:p w14:paraId="41AE5D64" w14:textId="6D682E1C" w:rsidR="008252E7" w:rsidRDefault="008252E7">
      <w:pPr>
        <w:rPr>
          <w:sz w:val="24"/>
          <w:szCs w:val="24"/>
        </w:rPr>
      </w:pPr>
    </w:p>
    <w:p w14:paraId="4741A0A2" w14:textId="3BBC48DC" w:rsidR="008252E7" w:rsidRDefault="008252E7">
      <w:pPr>
        <w:rPr>
          <w:sz w:val="24"/>
          <w:szCs w:val="24"/>
        </w:rPr>
      </w:pPr>
    </w:p>
    <w:p w14:paraId="4143E9E0" w14:textId="65701AED" w:rsidR="008252E7" w:rsidRDefault="008252E7">
      <w:pPr>
        <w:rPr>
          <w:sz w:val="24"/>
          <w:szCs w:val="24"/>
        </w:rPr>
      </w:pPr>
    </w:p>
    <w:p w14:paraId="18C5ED29" w14:textId="77777777" w:rsidR="008252E7" w:rsidRPr="00170BF8" w:rsidRDefault="008252E7">
      <w:pPr>
        <w:rPr>
          <w:sz w:val="24"/>
          <w:szCs w:val="24"/>
        </w:rPr>
      </w:pPr>
      <w:bookmarkStart w:id="3" w:name="_GoBack"/>
      <w:bookmarkEnd w:id="3"/>
    </w:p>
    <w:sectPr w:rsidR="008252E7" w:rsidRPr="00170BF8" w:rsidSect="00170BF8">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hn Dixon" w:date="2017-10-02T09:49:00Z" w:initials="JD">
    <w:p w14:paraId="5ACC71BD" w14:textId="77777777" w:rsidR="002E3DA9" w:rsidRDefault="002E3DA9">
      <w:pPr>
        <w:pStyle w:val="CommentText"/>
      </w:pPr>
      <w:r>
        <w:rPr>
          <w:rStyle w:val="CommentReference"/>
        </w:rPr>
        <w:annotationRef/>
      </w:r>
      <w:r>
        <w:t>Jonny, I assume that you can have a high resolution version of this figure and that we can make the layout of this section more effective</w:t>
      </w:r>
    </w:p>
  </w:comment>
  <w:comment w:id="1" w:author="John.Dixon" w:date="2017-10-05T10:06:00Z" w:initials="J">
    <w:p w14:paraId="2C0FDEDD" w14:textId="10A14D41" w:rsidR="002E3DA9" w:rsidRDefault="002E3DA9">
      <w:pPr>
        <w:pStyle w:val="CommentText"/>
      </w:pPr>
      <w:r>
        <w:rPr>
          <w:rStyle w:val="CommentReference"/>
        </w:rPr>
        <w:annotationRef/>
      </w:r>
      <w:r>
        <w:t>In the sections below, we will eventually put clickable links to the papers being led by Gemma and Bree respectively, i.e. on T-communities and on Parks, thereby showcasing this work.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C71BD" w15:done="0"/>
  <w15:commentEx w15:paraId="2C0FDE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CC71BD" w16cid:durableId="1D7F22C6"/>
  <w16cid:commentId w16cid:paraId="2C0FDEDD" w16cid:durableId="1D8082BC"/>
  <w16cid:commentId w16cid:paraId="0B97EC40" w16cid:durableId="1D7F2E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D7CB4"/>
    <w:multiLevelType w:val="hybridMultilevel"/>
    <w:tmpl w:val="D29C6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Dixon">
    <w15:presenceInfo w15:providerId="Windows Live" w15:userId="00b6f090badb6d05"/>
  </w15:person>
  <w15:person w15:author="John.Dixon">
    <w15:presenceInfo w15:providerId="None" w15:userId="John.Dix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8D7"/>
    <w:rsid w:val="000A03B7"/>
    <w:rsid w:val="000A7BE9"/>
    <w:rsid w:val="00113360"/>
    <w:rsid w:val="00170BF8"/>
    <w:rsid w:val="00195AB6"/>
    <w:rsid w:val="00227F33"/>
    <w:rsid w:val="00256EB2"/>
    <w:rsid w:val="002D3319"/>
    <w:rsid w:val="002E3DA9"/>
    <w:rsid w:val="00305EBB"/>
    <w:rsid w:val="0031574F"/>
    <w:rsid w:val="003729F2"/>
    <w:rsid w:val="003C6FB8"/>
    <w:rsid w:val="004E0C8A"/>
    <w:rsid w:val="00523C26"/>
    <w:rsid w:val="005329EA"/>
    <w:rsid w:val="00534DF7"/>
    <w:rsid w:val="005B20CC"/>
    <w:rsid w:val="005B4199"/>
    <w:rsid w:val="00691EBA"/>
    <w:rsid w:val="006A5ACA"/>
    <w:rsid w:val="007120B5"/>
    <w:rsid w:val="00735CCE"/>
    <w:rsid w:val="007634D8"/>
    <w:rsid w:val="007775A7"/>
    <w:rsid w:val="007D0476"/>
    <w:rsid w:val="007F7529"/>
    <w:rsid w:val="00803DF1"/>
    <w:rsid w:val="00820AAD"/>
    <w:rsid w:val="008252E7"/>
    <w:rsid w:val="0084536B"/>
    <w:rsid w:val="008918D7"/>
    <w:rsid w:val="00974D82"/>
    <w:rsid w:val="009B6708"/>
    <w:rsid w:val="00A83FCD"/>
    <w:rsid w:val="00A87FD7"/>
    <w:rsid w:val="00A9563A"/>
    <w:rsid w:val="00AA6DEC"/>
    <w:rsid w:val="00AB5B95"/>
    <w:rsid w:val="00AC7141"/>
    <w:rsid w:val="00B4642F"/>
    <w:rsid w:val="00B5182B"/>
    <w:rsid w:val="00B828AA"/>
    <w:rsid w:val="00BB7F74"/>
    <w:rsid w:val="00BF4C87"/>
    <w:rsid w:val="00CF47E6"/>
    <w:rsid w:val="00DB0CBD"/>
    <w:rsid w:val="00E05BD0"/>
    <w:rsid w:val="00E63241"/>
    <w:rsid w:val="00F06EAC"/>
    <w:rsid w:val="00F344E1"/>
    <w:rsid w:val="00F60A92"/>
    <w:rsid w:val="00F97448"/>
    <w:rsid w:val="00FD135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642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3Accent1">
    <w:name w:val="List Table 3 Accent 1"/>
    <w:basedOn w:val="TableNormal"/>
    <w:uiPriority w:val="48"/>
    <w:rsid w:val="005B4199"/>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CommentReference">
    <w:name w:val="annotation reference"/>
    <w:basedOn w:val="DefaultParagraphFont"/>
    <w:uiPriority w:val="99"/>
    <w:semiHidden/>
    <w:unhideWhenUsed/>
    <w:rsid w:val="002D3319"/>
    <w:rPr>
      <w:sz w:val="16"/>
      <w:szCs w:val="16"/>
    </w:rPr>
  </w:style>
  <w:style w:type="paragraph" w:styleId="CommentText">
    <w:name w:val="annotation text"/>
    <w:basedOn w:val="Normal"/>
    <w:link w:val="CommentTextChar"/>
    <w:uiPriority w:val="99"/>
    <w:semiHidden/>
    <w:unhideWhenUsed/>
    <w:rsid w:val="002D3319"/>
    <w:pPr>
      <w:spacing w:line="240" w:lineRule="auto"/>
    </w:pPr>
    <w:rPr>
      <w:sz w:val="20"/>
      <w:szCs w:val="20"/>
    </w:rPr>
  </w:style>
  <w:style w:type="character" w:customStyle="1" w:styleId="CommentTextChar">
    <w:name w:val="Comment Text Char"/>
    <w:basedOn w:val="DefaultParagraphFont"/>
    <w:link w:val="CommentText"/>
    <w:uiPriority w:val="99"/>
    <w:semiHidden/>
    <w:rsid w:val="002D3319"/>
    <w:rPr>
      <w:sz w:val="20"/>
      <w:szCs w:val="20"/>
    </w:rPr>
  </w:style>
  <w:style w:type="paragraph" w:styleId="CommentSubject">
    <w:name w:val="annotation subject"/>
    <w:basedOn w:val="CommentText"/>
    <w:next w:val="CommentText"/>
    <w:link w:val="CommentSubjectChar"/>
    <w:uiPriority w:val="99"/>
    <w:semiHidden/>
    <w:unhideWhenUsed/>
    <w:rsid w:val="002D3319"/>
    <w:rPr>
      <w:b/>
      <w:bCs/>
    </w:rPr>
  </w:style>
  <w:style w:type="character" w:customStyle="1" w:styleId="CommentSubjectChar">
    <w:name w:val="Comment Subject Char"/>
    <w:basedOn w:val="CommentTextChar"/>
    <w:link w:val="CommentSubject"/>
    <w:uiPriority w:val="99"/>
    <w:semiHidden/>
    <w:rsid w:val="002D3319"/>
    <w:rPr>
      <w:b/>
      <w:bCs/>
      <w:sz w:val="20"/>
      <w:szCs w:val="20"/>
    </w:rPr>
  </w:style>
  <w:style w:type="paragraph" w:styleId="BalloonText">
    <w:name w:val="Balloon Text"/>
    <w:basedOn w:val="Normal"/>
    <w:link w:val="BalloonTextChar"/>
    <w:uiPriority w:val="99"/>
    <w:semiHidden/>
    <w:unhideWhenUsed/>
    <w:rsid w:val="002D33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319"/>
    <w:rPr>
      <w:rFonts w:ascii="Segoe UI" w:hAnsi="Segoe UI" w:cs="Segoe UI"/>
      <w:sz w:val="18"/>
      <w:szCs w:val="18"/>
    </w:rPr>
  </w:style>
  <w:style w:type="paragraph" w:styleId="ListParagraph">
    <w:name w:val="List Paragraph"/>
    <w:basedOn w:val="Normal"/>
    <w:uiPriority w:val="34"/>
    <w:qFormat/>
    <w:rsid w:val="00BF4C8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3Accent1">
    <w:name w:val="List Table 3 Accent 1"/>
    <w:basedOn w:val="TableNormal"/>
    <w:uiPriority w:val="48"/>
    <w:rsid w:val="005B4199"/>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CommentReference">
    <w:name w:val="annotation reference"/>
    <w:basedOn w:val="DefaultParagraphFont"/>
    <w:uiPriority w:val="99"/>
    <w:semiHidden/>
    <w:unhideWhenUsed/>
    <w:rsid w:val="002D3319"/>
    <w:rPr>
      <w:sz w:val="16"/>
      <w:szCs w:val="16"/>
    </w:rPr>
  </w:style>
  <w:style w:type="paragraph" w:styleId="CommentText">
    <w:name w:val="annotation text"/>
    <w:basedOn w:val="Normal"/>
    <w:link w:val="CommentTextChar"/>
    <w:uiPriority w:val="99"/>
    <w:semiHidden/>
    <w:unhideWhenUsed/>
    <w:rsid w:val="002D3319"/>
    <w:pPr>
      <w:spacing w:line="240" w:lineRule="auto"/>
    </w:pPr>
    <w:rPr>
      <w:sz w:val="20"/>
      <w:szCs w:val="20"/>
    </w:rPr>
  </w:style>
  <w:style w:type="character" w:customStyle="1" w:styleId="CommentTextChar">
    <w:name w:val="Comment Text Char"/>
    <w:basedOn w:val="DefaultParagraphFont"/>
    <w:link w:val="CommentText"/>
    <w:uiPriority w:val="99"/>
    <w:semiHidden/>
    <w:rsid w:val="002D3319"/>
    <w:rPr>
      <w:sz w:val="20"/>
      <w:szCs w:val="20"/>
    </w:rPr>
  </w:style>
  <w:style w:type="paragraph" w:styleId="CommentSubject">
    <w:name w:val="annotation subject"/>
    <w:basedOn w:val="CommentText"/>
    <w:next w:val="CommentText"/>
    <w:link w:val="CommentSubjectChar"/>
    <w:uiPriority w:val="99"/>
    <w:semiHidden/>
    <w:unhideWhenUsed/>
    <w:rsid w:val="002D3319"/>
    <w:rPr>
      <w:b/>
      <w:bCs/>
    </w:rPr>
  </w:style>
  <w:style w:type="character" w:customStyle="1" w:styleId="CommentSubjectChar">
    <w:name w:val="Comment Subject Char"/>
    <w:basedOn w:val="CommentTextChar"/>
    <w:link w:val="CommentSubject"/>
    <w:uiPriority w:val="99"/>
    <w:semiHidden/>
    <w:rsid w:val="002D3319"/>
    <w:rPr>
      <w:b/>
      <w:bCs/>
      <w:sz w:val="20"/>
      <w:szCs w:val="20"/>
    </w:rPr>
  </w:style>
  <w:style w:type="paragraph" w:styleId="BalloonText">
    <w:name w:val="Balloon Text"/>
    <w:basedOn w:val="Normal"/>
    <w:link w:val="BalloonTextChar"/>
    <w:uiPriority w:val="99"/>
    <w:semiHidden/>
    <w:unhideWhenUsed/>
    <w:rsid w:val="002D33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319"/>
    <w:rPr>
      <w:rFonts w:ascii="Segoe UI" w:hAnsi="Segoe UI" w:cs="Segoe UI"/>
      <w:sz w:val="18"/>
      <w:szCs w:val="18"/>
    </w:rPr>
  </w:style>
  <w:style w:type="paragraph" w:styleId="ListParagraph">
    <w:name w:val="List Paragraph"/>
    <w:basedOn w:val="Normal"/>
    <w:uiPriority w:val="34"/>
    <w:qFormat/>
    <w:rsid w:val="00BF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11/relationships/people" Target="people.xml"/><Relationship Id="rId14" Type="http://schemas.microsoft.com/office/2016/09/relationships/commentsIds" Target="commentsIds.xml"/><Relationship Id="rId15"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omments" Target="comments.xml"/><Relationship Id="rId8" Type="http://schemas.openxmlformats.org/officeDocument/2006/relationships/chart" Target="charts/chart1.xml"/><Relationship Id="rId9" Type="http://schemas.openxmlformats.org/officeDocument/2006/relationships/image" Target="media/image2.jp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Ingroup Space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Catholics</c:v>
                </c:pt>
                <c:pt idx="1">
                  <c:v>Protestants</c:v>
                </c:pt>
              </c:strCache>
            </c:strRef>
          </c:cat>
          <c:val>
            <c:numRef>
              <c:f>Sheet1!$B$2:$B$3</c:f>
              <c:numCache>
                <c:formatCode>General</c:formatCode>
                <c:ptCount val="2"/>
                <c:pt idx="0">
                  <c:v>61.1</c:v>
                </c:pt>
                <c:pt idx="1">
                  <c:v>76.2</c:v>
                </c:pt>
              </c:numCache>
            </c:numRef>
          </c:val>
          <c:extLst xmlns:c16r2="http://schemas.microsoft.com/office/drawing/2015/06/chart">
            <c:ext xmlns:c16="http://schemas.microsoft.com/office/drawing/2014/chart" uri="{C3380CC4-5D6E-409C-BE32-E72D297353CC}">
              <c16:uniqueId val="{00000000-5A0D-4EAD-B620-15485A88E03C}"/>
            </c:ext>
          </c:extLst>
        </c:ser>
        <c:ser>
          <c:idx val="1"/>
          <c:order val="1"/>
          <c:tx>
            <c:strRef>
              <c:f>Sheet1!$C$1</c:f>
              <c:strCache>
                <c:ptCount val="1"/>
                <c:pt idx="0">
                  <c:v>Neutral/Mixed Space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Catholics</c:v>
                </c:pt>
                <c:pt idx="1">
                  <c:v>Protestants</c:v>
                </c:pt>
              </c:strCache>
            </c:strRef>
          </c:cat>
          <c:val>
            <c:numRef>
              <c:f>Sheet1!$C$2:$C$3</c:f>
              <c:numCache>
                <c:formatCode>General</c:formatCode>
                <c:ptCount val="2"/>
                <c:pt idx="0">
                  <c:v>35.80000000000001</c:v>
                </c:pt>
                <c:pt idx="1">
                  <c:v>23.1</c:v>
                </c:pt>
              </c:numCache>
            </c:numRef>
          </c:val>
          <c:extLst xmlns:c16r2="http://schemas.microsoft.com/office/drawing/2015/06/chart">
            <c:ext xmlns:c16="http://schemas.microsoft.com/office/drawing/2014/chart" uri="{C3380CC4-5D6E-409C-BE32-E72D297353CC}">
              <c16:uniqueId val="{00000001-5A0D-4EAD-B620-15485A88E03C}"/>
            </c:ext>
          </c:extLst>
        </c:ser>
        <c:ser>
          <c:idx val="2"/>
          <c:order val="2"/>
          <c:tx>
            <c:strRef>
              <c:f>Sheet1!$D$1</c:f>
              <c:strCache>
                <c:ptCount val="1"/>
                <c:pt idx="0">
                  <c:v>Outgroup Space</c:v>
                </c:pt>
              </c:strCache>
            </c:strRef>
          </c:tx>
          <c:spPr>
            <a:solidFill>
              <a:schemeClr val="accent3"/>
            </a:solidFill>
            <a:ln>
              <a:noFill/>
            </a:ln>
            <a:effectLst/>
          </c:spPr>
          <c:invertIfNegative val="0"/>
          <c:dLbls>
            <c:dLbl>
              <c:idx val="0"/>
              <c:layout>
                <c:manualLayout>
                  <c:x val="-4.24377813600667E-17"/>
                  <c:y val="-0.0317460659883268"/>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5A0D-4EAD-B620-15485A88E03C}"/>
                </c:ext>
                <c:ext xmlns:c15="http://schemas.microsoft.com/office/drawing/2012/chart" uri="{CE6537A1-D6FC-4f65-9D91-7224C49458BB}"/>
              </c:extLst>
            </c:dLbl>
            <c:dLbl>
              <c:idx val="1"/>
              <c:layout>
                <c:manualLayout>
                  <c:x val="0.0"/>
                  <c:y val="-0.0158730158730159"/>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5A0D-4EAD-B620-15485A88E03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Catholics</c:v>
                </c:pt>
                <c:pt idx="1">
                  <c:v>Protestants</c:v>
                </c:pt>
              </c:strCache>
            </c:strRef>
          </c:cat>
          <c:val>
            <c:numRef>
              <c:f>Sheet1!$D$2:$D$3</c:f>
              <c:numCache>
                <c:formatCode>General</c:formatCode>
                <c:ptCount val="2"/>
                <c:pt idx="0">
                  <c:v>3.1</c:v>
                </c:pt>
                <c:pt idx="1">
                  <c:v>0.7</c:v>
                </c:pt>
              </c:numCache>
            </c:numRef>
          </c:val>
          <c:extLst xmlns:c16r2="http://schemas.microsoft.com/office/drawing/2015/06/chart">
            <c:ext xmlns:c16="http://schemas.microsoft.com/office/drawing/2014/chart" uri="{C3380CC4-5D6E-409C-BE32-E72D297353CC}">
              <c16:uniqueId val="{00000004-5A0D-4EAD-B620-15485A88E03C}"/>
            </c:ext>
          </c:extLst>
        </c:ser>
        <c:dLbls>
          <c:showLegendKey val="0"/>
          <c:showVal val="1"/>
          <c:showCatName val="0"/>
          <c:showSerName val="0"/>
          <c:showPercent val="0"/>
          <c:showBubbleSize val="0"/>
        </c:dLbls>
        <c:gapWidth val="150"/>
        <c:overlap val="100"/>
        <c:axId val="2115188424"/>
        <c:axId val="2081791208"/>
      </c:barChart>
      <c:catAx>
        <c:axId val="2115188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081791208"/>
        <c:crosses val="autoZero"/>
        <c:auto val="1"/>
        <c:lblAlgn val="ctr"/>
        <c:lblOffset val="100"/>
        <c:noMultiLvlLbl val="0"/>
      </c:catAx>
      <c:valAx>
        <c:axId val="2081791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aseline="0"/>
                  <a:t>% Time</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188424"/>
        <c:crosses val="autoZero"/>
        <c:crossBetween val="between"/>
      </c:valAx>
      <c:spPr>
        <a:noFill/>
        <a:ln>
          <a:noFill/>
        </a:ln>
        <a:effectLst/>
      </c:spPr>
    </c:plotArea>
    <c:legend>
      <c:legendPos val="tr"/>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405</Words>
  <Characters>2314</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Dixon</dc:creator>
  <cp:keywords/>
  <dc:description/>
  <cp:lastModifiedBy>Jonny Huck</cp:lastModifiedBy>
  <cp:revision>5</cp:revision>
  <cp:lastPrinted>2017-10-06T15:34:00Z</cp:lastPrinted>
  <dcterms:created xsi:type="dcterms:W3CDTF">2017-10-06T15:55:00Z</dcterms:created>
  <dcterms:modified xsi:type="dcterms:W3CDTF">2017-10-21T16:56:00Z</dcterms:modified>
</cp:coreProperties>
</file>